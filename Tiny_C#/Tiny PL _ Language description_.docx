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eading=h.xxdxf4gd2ao9" w:colFirst="0" w:colLast="0" w:displacedByCustomXml="next"/>
    <w:bookmarkEnd w:id="0" w:displacedByCustomXml="next"/>
    <w:sdt>
      <w:sdtPr>
        <w:tag w:val="goog_rdk_2"/>
        <w:id w:val="2020738278"/>
      </w:sdtPr>
      <w:sdtContent>
        <w:p w14:paraId="7FEE0793" w14:textId="4B14CD26" w:rsidR="00C766D6" w:rsidRDefault="00000000">
          <w:pPr>
            <w:pStyle w:val="Heading1"/>
            <w:jc w:val="center"/>
            <w:rPr>
              <w:ins w:id="1" w:author="Madonna Emad" w:date="2025-03-03T10:50:00Z"/>
              <w:rFonts w:ascii="Arial" w:eastAsia="Arial" w:hAnsi="Arial" w:cs="Arial"/>
              <w:color w:val="000000"/>
              <w:sz w:val="22"/>
              <w:szCs w:val="22"/>
            </w:rPr>
          </w:pPr>
          <w:sdt>
            <w:sdtPr>
              <w:tag w:val="goog_rdk_1"/>
              <w:id w:val="807748090"/>
              <w:showingPlcHdr/>
            </w:sdtPr>
            <w:sdtContent>
              <w:r w:rsidR="00570F58">
                <w:t xml:space="preserve">     </w:t>
              </w:r>
            </w:sdtContent>
          </w:sdt>
        </w:p>
      </w:sdtContent>
    </w:sdt>
    <w:p w14:paraId="69A57F7F" w14:textId="77777777" w:rsidR="00C766D6" w:rsidRDefault="00000000">
      <w:pPr>
        <w:pStyle w:val="Heading1"/>
        <w:jc w:val="center"/>
      </w:pPr>
      <w:bookmarkStart w:id="2" w:name="_heading=h.gjdgxs" w:colFirst="0" w:colLast="0"/>
      <w:bookmarkEnd w:id="2"/>
      <w:r>
        <w:t>The Tiny Language</w:t>
      </w:r>
    </w:p>
    <w:p w14:paraId="0D1916F6" w14:textId="77777777" w:rsidR="00C766D6" w:rsidRDefault="00C766D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2"/>
          <w:szCs w:val="22"/>
        </w:rPr>
      </w:pPr>
    </w:p>
    <w:p w14:paraId="16929D75" w14:textId="77777777" w:rsidR="00C766D6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>Note: (Task (1) deliverable: you will deliver a document containing the RE rules of Tiny Language + DFA + Scanner)</w:t>
      </w:r>
    </w:p>
    <w:p w14:paraId="11AF4CED" w14:textId="77777777" w:rsidR="00C766D6" w:rsidRDefault="00C766D6"/>
    <w:p w14:paraId="0D26D526" w14:textId="77777777" w:rsidR="00C766D6" w:rsidRDefault="00000000">
      <w:pPr>
        <w:rPr>
          <w:sz w:val="28"/>
          <w:szCs w:val="28"/>
        </w:rPr>
      </w:pPr>
      <w:r>
        <w:rPr>
          <w:sz w:val="28"/>
          <w:szCs w:val="28"/>
        </w:rPr>
        <w:t>A program in TINY consists of a set of functions (any number of functions and ends with a main function), each function is a sequence of statements including (declaration, assignment, write, read, if, repeat, function, comment, …) each statement consists of (number, string, identifier, expression, condition, …).</w:t>
      </w:r>
    </w:p>
    <w:p w14:paraId="25CBDD5C" w14:textId="77777777" w:rsidR="00C766D6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18F7E200" w14:textId="77777777" w:rsidR="00C766D6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Language described as:</w:t>
      </w:r>
    </w:p>
    <w:p w14:paraId="78A5C9BA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Number: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any sequence of digits and maybe floats (e.g. 123 | 554 | 205 | 0.23 | …)</w:t>
      </w:r>
    </w:p>
    <w:p w14:paraId="2E03F33B" w14:textId="2283DBC8" w:rsidR="002B2A52" w:rsidRDefault="00B56815" w:rsidP="002B2A5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     </w:t>
      </w:r>
      <w:r w:rsidR="002B2A52">
        <w:rPr>
          <w:rFonts w:ascii="Helvetica Neue" w:eastAsia="Helvetica Neue" w:hAnsi="Helvetica Neue" w:cs="Helvetica Neue"/>
          <w:color w:val="4472C4"/>
          <w:sz w:val="29"/>
          <w:szCs w:val="29"/>
        </w:rPr>
        <w:t>(digit+) (</w:t>
      </w:r>
      <w:proofErr w:type="gramStart"/>
      <w:r w:rsidR="002B2A52">
        <w:rPr>
          <w:rFonts w:ascii="Helvetica Neue" w:eastAsia="Helvetica Neue" w:hAnsi="Helvetica Neue" w:cs="Helvetica Neue"/>
          <w:color w:val="4472C4"/>
          <w:sz w:val="29"/>
          <w:szCs w:val="29"/>
        </w:rPr>
        <w:t>\.(</w:t>
      </w:r>
      <w:proofErr w:type="gramEnd"/>
      <w:r w:rsidR="002B2A52">
        <w:rPr>
          <w:rFonts w:ascii="Helvetica Neue" w:eastAsia="Helvetica Neue" w:hAnsi="Helvetica Neue" w:cs="Helvetica Neue"/>
          <w:color w:val="000000"/>
          <w:sz w:val="29"/>
          <w:szCs w:val="29"/>
        </w:rPr>
        <w:t>digit)+)?</w:t>
      </w:r>
    </w:p>
    <w:p w14:paraId="0B38D976" w14:textId="6826DE06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String:</w:t>
      </w:r>
      <w:r>
        <w:rPr>
          <w:rFonts w:ascii="Helvetica Neue" w:eastAsia="Helvetica Neue" w:hAnsi="Helvetica Neue" w:cs="Helvetica Neue"/>
          <w:color w:val="FF0000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starts with double quotes followed by any combination of characters and digits then ends with double quotes (e.g. “Hello” | “2nd +</w:t>
      </w:r>
      <w:r w:rsidR="002B2A52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3rd” | …)</w:t>
      </w:r>
    </w:p>
    <w:p w14:paraId="7717CD09" w14:textId="57481CAD" w:rsidR="002B2A52" w:rsidRDefault="002B2A52" w:rsidP="002B2A52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(\”) 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( characters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|</w:t>
      </w:r>
      <w:r w:rsidRPr="002B2A52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digits )+ (\”)</w:t>
      </w:r>
    </w:p>
    <w:p w14:paraId="1EFB4522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Reserved_Keywords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int | float | string | read | write | repeat | until | if | elseif | else | then | return |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endl</w:t>
      </w:r>
      <w:proofErr w:type="spellEnd"/>
    </w:p>
    <w:p w14:paraId="57BB817E" w14:textId="7F873A09" w:rsidR="002B2A52" w:rsidRDefault="00B56815" w:rsidP="002B2A52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000000"/>
          <w:sz w:val="29"/>
          <w:szCs w:val="29"/>
        </w:rPr>
        <w:t>same</w:t>
      </w:r>
    </w:p>
    <w:p w14:paraId="2897E4D9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Comment_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starts with /* followed by any combination of characters and digits then ends with */ (e.g. /*this is a comment*/ | …)</w:t>
      </w:r>
    </w:p>
    <w:p w14:paraId="4C843E66" w14:textId="0C48D75E" w:rsidR="00B56815" w:rsidRDefault="00B907AA" w:rsidP="00B56815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/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/</w:t>
      </w:r>
      <w:r w:rsidR="00B56815">
        <w:rPr>
          <w:rFonts w:ascii="Helvetica Neue" w:eastAsia="Helvetica Neue" w:hAnsi="Helvetica Neue" w:cs="Helvetica Neue"/>
          <w:color w:val="4472C4"/>
          <w:sz w:val="29"/>
          <w:szCs w:val="29"/>
        </w:rPr>
        <w:t>(</w:t>
      </w:r>
      <w:proofErr w:type="gramEnd"/>
      <w:r w:rsidR="00B56815">
        <w:rPr>
          <w:rFonts w:ascii="Helvetica Neue" w:eastAsia="Helvetica Neue" w:hAnsi="Helvetica Neue" w:cs="Helvetica Neue"/>
          <w:color w:val="4472C4"/>
          <w:sz w:val="29"/>
          <w:szCs w:val="29"/>
        </w:rPr>
        <w:t>\ /) (\* )</w:t>
      </w:r>
      <w:r w:rsidR="00B56815" w:rsidRPr="00B56815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</w:t>
      </w:r>
      <w:r w:rsidR="00B56815">
        <w:rPr>
          <w:rFonts w:ascii="Helvetica Neue" w:eastAsia="Helvetica Neue" w:hAnsi="Helvetica Neue" w:cs="Helvetica Neue"/>
          <w:color w:val="000000"/>
          <w:sz w:val="29"/>
          <w:szCs w:val="29"/>
        </w:rPr>
        <w:t>( characters |</w:t>
      </w:r>
      <w:r w:rsidR="00B56815" w:rsidRPr="002B2A52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</w:t>
      </w:r>
      <w:r w:rsidR="00B56815">
        <w:rPr>
          <w:rFonts w:ascii="Helvetica Neue" w:eastAsia="Helvetica Neue" w:hAnsi="Helvetica Neue" w:cs="Helvetica Neue"/>
          <w:color w:val="000000"/>
          <w:sz w:val="29"/>
          <w:szCs w:val="29"/>
        </w:rPr>
        <w:t>digits)+</w:t>
      </w:r>
      <w:r w:rsidR="00B56815" w:rsidRPr="00B56815"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 w:rsidR="00B56815">
        <w:rPr>
          <w:rFonts w:ascii="Helvetica Neue" w:eastAsia="Helvetica Neue" w:hAnsi="Helvetica Neue" w:cs="Helvetica Neue"/>
          <w:color w:val="4472C4"/>
          <w:sz w:val="29"/>
          <w:szCs w:val="29"/>
        </w:rPr>
        <w:t>(\* )</w:t>
      </w:r>
      <w:r w:rsidR="004C44C0" w:rsidRPr="004C44C0">
        <w:t xml:space="preserve"> </w:t>
      </w:r>
      <w:r w:rsidR="004C44C0" w:rsidRPr="004C44C0">
        <w:rPr>
          <w:rFonts w:ascii="Helvetica Neue" w:eastAsia="Helvetica Neue" w:hAnsi="Helvetica Neue" w:cs="Helvetica Neue"/>
          <w:color w:val="4472C4"/>
          <w:sz w:val="29"/>
          <w:szCs w:val="29"/>
        </w:rPr>
        <w:t>(\ /)</w:t>
      </w:r>
    </w:p>
    <w:p w14:paraId="663314D9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Identifiers: 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starts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with letter then any combination of letters and digits. (e.g. x |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val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| counter1 | str1 | s2 | …)</w:t>
      </w:r>
    </w:p>
    <w:p w14:paraId="5424D275" w14:textId="0310C28D" w:rsidR="00B56815" w:rsidRDefault="00B56815" w:rsidP="00B56815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000000"/>
          <w:sz w:val="29"/>
          <w:szCs w:val="29"/>
        </w:rPr>
        <w:t>(letter)</w:t>
      </w:r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(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letter|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digit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)*</w:t>
      </w:r>
      <w:proofErr w:type="gramEnd"/>
    </w:p>
    <w:p w14:paraId="50B3B5A1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lastRenderedPageBreak/>
        <w:t>Function_Call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starts with Identifier then left bracket “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(“ followed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by zero or more Identifier separated by “,” and ends with right bracket “)”. (e.g. sum(</w:t>
      </w:r>
      <w:proofErr w:type="spellStart"/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a,b</w:t>
      </w:r>
      <w:proofErr w:type="spellEnd"/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) | factorial(c) | rand() | … )</w:t>
      </w:r>
    </w:p>
    <w:p w14:paraId="03D87D59" w14:textId="3C284AD6" w:rsidR="00F448C2" w:rsidRDefault="004C44C0" w:rsidP="00F448C2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000000"/>
          <w:sz w:val="29"/>
          <w:szCs w:val="29"/>
        </w:rPr>
        <w:t>//</w:t>
      </w:r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Identifier </w:t>
      </w:r>
      <w:proofErr w:type="gramStart"/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>( \</w:t>
      </w:r>
      <w:proofErr w:type="gramEnd"/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>( ) ((Identifier) ((,)(</w:t>
      </w:r>
      <w:r w:rsidR="00F448C2" w:rsidRPr="00F448C2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</w:t>
      </w:r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Identifier))* )? </w:t>
      </w:r>
      <w:proofErr w:type="gramStart"/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>( \</w:t>
      </w:r>
      <w:proofErr w:type="gramEnd"/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>) )</w:t>
      </w:r>
    </w:p>
    <w:p w14:paraId="194BB171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Term:</w:t>
      </w:r>
      <w:r>
        <w:rPr>
          <w:rFonts w:ascii="Helvetica Neue" w:eastAsia="Helvetica Neue" w:hAnsi="Helvetica Neue" w:cs="Helvetica Neue"/>
          <w:color w:val="FF0000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maybe Number or Identifier or function call. (e.g. 441 | var1 | sum(</w:t>
      </w:r>
      <w:proofErr w:type="spellStart"/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a,b</w:t>
      </w:r>
      <w:proofErr w:type="spellEnd"/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) | …)</w:t>
      </w:r>
    </w:p>
    <w:p w14:paraId="3ABB8609" w14:textId="542D8F39" w:rsidR="00F448C2" w:rsidRDefault="004C44C0" w:rsidP="00F448C2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000000"/>
          <w:sz w:val="29"/>
          <w:szCs w:val="29"/>
        </w:rPr>
        <w:t>//</w:t>
      </w:r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>Number | Identifier | function call</w:t>
      </w:r>
    </w:p>
    <w:p w14:paraId="1E123010" w14:textId="77777777" w:rsidR="00F448C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Arithmatic_Operator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any arithmetic operation </w:t>
      </w:r>
    </w:p>
    <w:p w14:paraId="01022472" w14:textId="536DDF17" w:rsidR="00F448C2" w:rsidRDefault="00000000" w:rsidP="00F448C2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000000"/>
          <w:sz w:val="29"/>
          <w:szCs w:val="29"/>
        </w:rPr>
        <w:t>(</w:t>
      </w:r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>\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+ 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| </w:t>
      </w:r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>\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- | </w:t>
      </w:r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>\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* | </w:t>
      </w:r>
      <w:r w:rsidR="00F448C2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\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/ 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)</w:t>
      </w:r>
    </w:p>
    <w:p w14:paraId="26F50C43" w14:textId="3FE3B76E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Equation: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starts with Term or left bracket “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(“ followed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by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one or more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Arithmatic_Operator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and Term. with right bracket “)” for each left bracket (e.g. 3+5 | x +1 | (2+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3)*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10 | …)</w:t>
      </w:r>
      <w:r w:rsidR="000632C3"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</w:t>
      </w:r>
    </w:p>
    <w:p w14:paraId="049CABC0" w14:textId="280257EB" w:rsidR="00822825" w:rsidRDefault="00B907AA" w:rsidP="00822825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4472C4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/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/</w:t>
      </w:r>
      <w:r w:rsidR="00822825">
        <w:rPr>
          <w:rFonts w:ascii="Helvetica Neue" w:eastAsia="Helvetica Neue" w:hAnsi="Helvetica Neue" w:cs="Helvetica Neue"/>
          <w:color w:val="4472C4"/>
          <w:sz w:val="29"/>
          <w:szCs w:val="29"/>
        </w:rPr>
        <w:t>(</w:t>
      </w:r>
      <w:proofErr w:type="gramEnd"/>
      <w:r w:rsidR="00822825">
        <w:rPr>
          <w:rFonts w:ascii="Helvetica Neue" w:eastAsia="Helvetica Neue" w:hAnsi="Helvetica Neue" w:cs="Helvetica Neue"/>
          <w:color w:val="4472C4"/>
          <w:sz w:val="29"/>
          <w:szCs w:val="29"/>
        </w:rPr>
        <w:t>(Term</w:t>
      </w:r>
      <w:r w:rsidR="000632C3"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| \( </w:t>
      </w:r>
      <w:r w:rsidR="00822825">
        <w:rPr>
          <w:rFonts w:ascii="Helvetica Neue" w:eastAsia="Helvetica Neue" w:hAnsi="Helvetica Neue" w:cs="Helvetica Neue"/>
          <w:color w:val="4472C4"/>
          <w:sz w:val="29"/>
          <w:szCs w:val="29"/>
        </w:rPr>
        <w:t>)</w:t>
      </w:r>
      <w:r w:rsidR="000632C3"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 w:rsidR="00822825">
        <w:rPr>
          <w:rFonts w:ascii="Helvetica Neue" w:eastAsia="Helvetica Neue" w:hAnsi="Helvetica Neue" w:cs="Helvetica Neue"/>
          <w:color w:val="4472C4"/>
          <w:sz w:val="29"/>
          <w:szCs w:val="29"/>
        </w:rPr>
        <w:t>( \ ) |</w:t>
      </w:r>
      <w:r w:rsidR="00B66927"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 w:rsidR="00822825">
        <w:rPr>
          <w:rFonts w:ascii="Helvetica Neue" w:eastAsia="Helvetica Neue" w:hAnsi="Helvetica Neue" w:cs="Helvetica Neue"/>
          <w:color w:val="4472C4"/>
          <w:sz w:val="29"/>
          <w:szCs w:val="29"/>
        </w:rPr>
        <w:t>(</w:t>
      </w:r>
      <w:proofErr w:type="spellStart"/>
      <w:r w:rsidR="00822825">
        <w:rPr>
          <w:rFonts w:ascii="Helvetica Neue" w:eastAsia="Helvetica Neue" w:hAnsi="Helvetica Neue" w:cs="Helvetica Neue"/>
          <w:color w:val="4472C4"/>
          <w:sz w:val="29"/>
          <w:szCs w:val="29"/>
        </w:rPr>
        <w:t>Arithmatic_Operator</w:t>
      </w:r>
      <w:proofErr w:type="spellEnd"/>
      <w:r w:rsidR="00822825">
        <w:rPr>
          <w:rFonts w:ascii="Helvetica Neue" w:eastAsia="Helvetica Neue" w:hAnsi="Helvetica Neue" w:cs="Helvetica Neue"/>
          <w:color w:val="4472C4"/>
          <w:sz w:val="29"/>
          <w:szCs w:val="29"/>
        </w:rPr>
        <w:t>)(Term))+)</w:t>
      </w:r>
      <w:r w:rsidR="000632C3">
        <w:rPr>
          <w:rFonts w:ascii="Helvetica Neue" w:eastAsia="Helvetica Neue" w:hAnsi="Helvetica Neue" w:cs="Helvetica Neue"/>
          <w:color w:val="4472C4"/>
          <w:sz w:val="29"/>
          <w:szCs w:val="29"/>
        </w:rPr>
        <w:t>+</w:t>
      </w:r>
    </w:p>
    <w:p w14:paraId="0CFE6981" w14:textId="25D5A255" w:rsidR="000632C3" w:rsidRDefault="000632C3" w:rsidP="000632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ab/>
        <w:t xml:space="preserve">   </w:t>
      </w:r>
      <w:r w:rsidR="00B907AA">
        <w:rPr>
          <w:rFonts w:ascii="Helvetica Neue" w:eastAsia="Helvetica Neue" w:hAnsi="Helvetica Neue" w:cs="Helvetica Neue"/>
          <w:color w:val="4472C4"/>
          <w:sz w:val="29"/>
          <w:szCs w:val="29"/>
        </w:rPr>
        <w:t>/</w:t>
      </w:r>
      <w:proofErr w:type="gramStart"/>
      <w:r w:rsidR="00B907AA">
        <w:rPr>
          <w:rFonts w:ascii="Helvetica Neue" w:eastAsia="Helvetica Neue" w:hAnsi="Helvetica Neue" w:cs="Helvetica Neue"/>
          <w:color w:val="4472C4"/>
          <w:sz w:val="29"/>
          <w:szCs w:val="29"/>
        </w:rPr>
        <w:t>/</w:t>
      </w:r>
      <w:r>
        <w:rPr>
          <w:rFonts w:ascii="Helvetica Neue" w:eastAsia="Helvetica Neue" w:hAnsi="Helvetica Neue" w:cs="Helvetica Neue"/>
          <w:color w:val="4472C4"/>
          <w:sz w:val="29"/>
          <w:szCs w:val="29"/>
        </w:rPr>
        <w:t>(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(\( )* Term (</w:t>
      </w: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Arithmatic_Operator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)(Term))+)</w:t>
      </w:r>
      <w:r w:rsidRPr="000632C3"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( \ )*)+ </w:t>
      </w:r>
    </w:p>
    <w:p w14:paraId="21E4297A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Expression: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may be a String, Term or Equation (e.g. “hi” | counter | 404 | 2+3 | …)</w:t>
      </w:r>
    </w:p>
    <w:p w14:paraId="7C6C87EB" w14:textId="094DA8B2" w:rsidR="00B66927" w:rsidRDefault="00B907AA" w:rsidP="00B66927">
      <w:pPr>
        <w:pBdr>
          <w:top w:val="nil"/>
          <w:left w:val="nil"/>
          <w:bottom w:val="nil"/>
          <w:right w:val="nil"/>
          <w:between w:val="nil"/>
        </w:pBdr>
        <w:tabs>
          <w:tab w:val="center" w:pos="4770"/>
        </w:tabs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000000"/>
          <w:sz w:val="29"/>
          <w:szCs w:val="29"/>
        </w:rPr>
        <w:t>//</w:t>
      </w:r>
      <w:r w:rsidR="00B66927">
        <w:rPr>
          <w:rFonts w:ascii="Helvetica Neue" w:eastAsia="Helvetica Neue" w:hAnsi="Helvetica Neue" w:cs="Helvetica Neue"/>
          <w:color w:val="000000"/>
          <w:sz w:val="29"/>
          <w:szCs w:val="29"/>
        </w:rPr>
        <w:t>String | Term | Equation</w:t>
      </w:r>
      <w:r w:rsidR="00B66927">
        <w:rPr>
          <w:rFonts w:ascii="Helvetica Neue" w:eastAsia="Helvetica Neue" w:hAnsi="Helvetica Neue" w:cs="Helvetica Neue"/>
          <w:color w:val="000000"/>
          <w:sz w:val="29"/>
          <w:szCs w:val="29"/>
        </w:rPr>
        <w:tab/>
      </w:r>
    </w:p>
    <w:p w14:paraId="4917FD91" w14:textId="2B7DB0CD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Assignment_Statement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starts with Identifier then assignment operator 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“:=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” followed by Expression (e.g. x := 1 </w:t>
      </w:r>
      <w:r w:rsidR="00B907AA">
        <w:rPr>
          <w:rFonts w:ascii="Helvetica Neue" w:eastAsia="Helvetica Neue" w:hAnsi="Helvetica Neue" w:cs="Helvetica Neue"/>
          <w:color w:val="000000"/>
          <w:sz w:val="29"/>
          <w:szCs w:val="29"/>
        </w:rPr>
        <w:t>//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| y:= 2+3 | z := 2+3*2+(2-3)/1 | …)</w:t>
      </w:r>
    </w:p>
    <w:p w14:paraId="1172754C" w14:textId="77777777" w:rsidR="00E67C7A" w:rsidRDefault="00E67C7A" w:rsidP="00E67C7A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</w:p>
    <w:p w14:paraId="3867921F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Datatype: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set of reserved keywords (int, float, string)</w:t>
      </w:r>
    </w:p>
    <w:p w14:paraId="785D7F0F" w14:textId="4D5EFAC1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Declaration_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starts with Datatype then one or more identifiers (assignment statement might exist) separated by coma and ends with semi-colon. (e.g. int x; | float x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1,x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2:=1,xy:=3; | …)</w:t>
      </w:r>
    </w:p>
    <w:p w14:paraId="6C791832" w14:textId="77777777" w:rsidR="00E67C7A" w:rsidRDefault="00E67C7A" w:rsidP="00E67C7A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</w:p>
    <w:p w14:paraId="35E04D73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Write_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starts with reserved keyword “write” followed by an Expression or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endl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and ends with semi-colon (e.g. write x; | write 5; | write 3+5; | write “Hello World”; | …)</w:t>
      </w:r>
    </w:p>
    <w:p w14:paraId="7907F6F0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Read_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starts with reserved keyword “read” followed by an Identifier and ends with semi-colon (e.g. read x; | …)</w:t>
      </w:r>
    </w:p>
    <w:p w14:paraId="41993DF0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lastRenderedPageBreak/>
        <w:t>Return_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starts with reserved keyword “return” followed by Expression then ends with semi-colon (e.g. return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a+b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; | return 5; | return “Hi”; | …)</w:t>
      </w:r>
    </w:p>
    <w:p w14:paraId="2EE9F7A1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Condition_Operator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: 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( less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than “&lt;” | greater than “&gt;” | is equal “=” | not equal “&lt;&gt;”)</w:t>
      </w:r>
    </w:p>
    <w:p w14:paraId="30A59AD7" w14:textId="7CDEC229" w:rsidR="00B907AA" w:rsidRDefault="00B907AA" w:rsidP="00B907AA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same</w:t>
      </w:r>
    </w:p>
    <w:p w14:paraId="60CDB45A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Condition: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starts with Identifier then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Condition_Operator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then Term (e.g. z1 &lt;&gt; 10)</w:t>
      </w:r>
    </w:p>
    <w:p w14:paraId="4E8CCADE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Boolean_Operator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AND operator “&amp;&amp;” and OR operator “||”</w:t>
      </w:r>
    </w:p>
    <w:p w14:paraId="08A2FCD0" w14:textId="6470D7BC" w:rsidR="00B907AA" w:rsidRDefault="00B907AA" w:rsidP="00B907AA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same</w:t>
      </w:r>
    </w:p>
    <w:p w14:paraId="0A4F8F40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Condition_Statement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starts with Condition followed by zero or more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Boolean_Operator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and 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Condition  (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e.g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. x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&lt; 5 &amp;&amp; x &gt; 1)</w:t>
      </w:r>
    </w:p>
    <w:p w14:paraId="2937539B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If_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starts with reserved keyword “if” followed by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Condition_Statement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then reserved keyword “then” followed by set of Statements (i.e. any type of statement: write, read, assignment, declaration, …) then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Else_If_Statment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or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Else_Statment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or reserved keyword “end”</w:t>
      </w:r>
    </w:p>
    <w:p w14:paraId="4A8F347B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Else_If_Statement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same as if statement but starts with reserved keyword “elseif”</w:t>
      </w:r>
    </w:p>
    <w:p w14:paraId="72DD1DFC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Else_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>starts with reserved keyword “else” followed by a set of Statements then ends with reserved keyword “end”</w:t>
      </w:r>
    </w:p>
    <w:p w14:paraId="27D43B71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Repeat_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starts with reserved keyword “repeat” followed by a set of Statements then reserved keyword “until” followed by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Condition_Statement</w:t>
      </w:r>
      <w:proofErr w:type="spellEnd"/>
    </w:p>
    <w:p w14:paraId="13F9314D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FunctionName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same as Identifier</w:t>
      </w:r>
    </w:p>
    <w:p w14:paraId="59E502E1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>Parameter: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starts with Datatype followed by Identifier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br/>
        <w:t>(e.g. int x)</w:t>
      </w:r>
    </w:p>
    <w:p w14:paraId="41AC5C83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Function_Declaration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starts with Datatype followed by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FunctionName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followed by “</w:t>
      </w:r>
      <w:proofErr w:type="gram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(“ then</w:t>
      </w:r>
      <w:proofErr w:type="gram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zero or more Parameter separated by “,” then “)” (e.g. int sum(int a, int b) | …)</w:t>
      </w:r>
    </w:p>
    <w:p w14:paraId="0C65E137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lastRenderedPageBreak/>
        <w:t>Function_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Body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starts with curly bracket “{” then a set of Statements followed by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Return_Statement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and ends with “}”</w:t>
      </w:r>
    </w:p>
    <w:p w14:paraId="3B7DA35E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Function_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Statement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starts with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Function_Declaration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followed by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Function_Body</w:t>
      </w:r>
      <w:proofErr w:type="spellEnd"/>
    </w:p>
    <w:p w14:paraId="5DF12351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proofErr w:type="spell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Main_</w:t>
      </w:r>
      <w:proofErr w:type="gramStart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Function</w:t>
      </w:r>
      <w:proofErr w:type="spell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>:</w:t>
      </w:r>
      <w:proofErr w:type="gramEnd"/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starts with Datatype followed by reserved keyword “main” then “()” followed by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Function_Body</w:t>
      </w:r>
      <w:proofErr w:type="spellEnd"/>
    </w:p>
    <w:p w14:paraId="06E4AFEC" w14:textId="77777777" w:rsidR="00C766D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00" w:hanging="540"/>
        <w:rPr>
          <w:rFonts w:ascii="Helvetica Neue" w:eastAsia="Helvetica Neue" w:hAnsi="Helvetica Neue" w:cs="Helvetica Neue"/>
          <w:color w:val="000000"/>
          <w:sz w:val="29"/>
          <w:szCs w:val="29"/>
        </w:rPr>
      </w:pPr>
      <w:r>
        <w:rPr>
          <w:rFonts w:ascii="Helvetica Neue" w:eastAsia="Helvetica Neue" w:hAnsi="Helvetica Neue" w:cs="Helvetica Neue"/>
          <w:color w:val="4472C4"/>
          <w:sz w:val="29"/>
          <w:szCs w:val="29"/>
        </w:rPr>
        <w:t xml:space="preserve">Program: </w:t>
      </w:r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has zero or more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Function_Statement</w:t>
      </w:r>
      <w:proofErr w:type="spellEnd"/>
      <w:r>
        <w:rPr>
          <w:rFonts w:ascii="Helvetica Neue" w:eastAsia="Helvetica Neue" w:hAnsi="Helvetica Neue" w:cs="Helvetica Neue"/>
          <w:color w:val="000000"/>
          <w:sz w:val="29"/>
          <w:szCs w:val="29"/>
        </w:rPr>
        <w:t xml:space="preserve"> followed by </w:t>
      </w:r>
      <w:proofErr w:type="spellStart"/>
      <w:r>
        <w:rPr>
          <w:rFonts w:ascii="Helvetica Neue" w:eastAsia="Helvetica Neue" w:hAnsi="Helvetica Neue" w:cs="Helvetica Neue"/>
          <w:color w:val="000000"/>
          <w:sz w:val="29"/>
          <w:szCs w:val="29"/>
        </w:rPr>
        <w:t>Main_Function</w:t>
      </w:r>
      <w:proofErr w:type="spellEnd"/>
    </w:p>
    <w:p w14:paraId="0E3DADE1" w14:textId="77777777" w:rsidR="00C766D6" w:rsidRDefault="00000000">
      <w:pPr>
        <w:rPr>
          <w:rFonts w:ascii="Helvetica Neue" w:eastAsia="Helvetica Neue" w:hAnsi="Helvetica Neue" w:cs="Helvetica Neue"/>
          <w:sz w:val="29"/>
          <w:szCs w:val="29"/>
        </w:rPr>
      </w:pPr>
      <w:r>
        <w:br w:type="page"/>
      </w:r>
    </w:p>
    <w:p w14:paraId="6F444C9A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b/>
          <w:color w:val="00008B"/>
          <w:sz w:val="36"/>
          <w:szCs w:val="36"/>
        </w:rPr>
      </w:pPr>
      <w:r>
        <w:rPr>
          <w:rFonts w:ascii="Helvetica Neue" w:eastAsia="Helvetica Neue" w:hAnsi="Helvetica Neue" w:cs="Helvetica Neue"/>
          <w:b/>
          <w:color w:val="00008B"/>
          <w:sz w:val="36"/>
          <w:szCs w:val="36"/>
        </w:rPr>
        <w:lastRenderedPageBreak/>
        <w:t>Code Sample</w:t>
      </w:r>
    </w:p>
    <w:p w14:paraId="2A3BB52B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color w:val="00008B"/>
          <w:sz w:val="29"/>
          <w:szCs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3D841EE1" wp14:editId="10A17136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476875" cy="114300"/>
                <wp:effectExtent l="0" t="0" r="0" b="0"/>
                <wp:wrapNone/>
                <wp:docPr id="1029" name="Rectangle: Rounded Corners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2325" y="3727613"/>
                          <a:ext cx="5467350" cy="1047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AFAFAF"/>
                            </a:gs>
                            <a:gs pos="50000">
                              <a:srgbClr val="9BBB59"/>
                            </a:gs>
                            <a:gs pos="100000">
                              <a:srgbClr val="919191"/>
                            </a:gs>
                          </a:gsLst>
                          <a:lin ang="5400000" scaled="0"/>
                        </a:gradFill>
                        <a:ln w="9525" cap="flat" cmpd="sng">
                          <a:solidFill>
                            <a:srgbClr val="9BBB59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C02892" w14:textId="77777777" w:rsidR="00C766D6" w:rsidRDefault="00C766D6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841EE1" id="Rectangle: Rounded Corners 1029" o:spid="_x0000_s1026" style="position:absolute;left:0;text-align:left;margin-left:0;margin-top:2pt;width:431.25pt;height: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" fillcolor="#afafaf" strokecolor="#9bbb59">
                <v:fill color2="#919191" colors="0 #afafaf;.5 #9bbb59;1 #919191" focus="100%" type="gradient">
                  <o:fill v:ext="view" type="gradientUnscaled"/>
                </v:fill>
                <v:stroke startarrowwidth="narrow" startarrowlength="short" endarrowwidth="narrow" endarrowlength="short" miterlimit="5243f" joinstyle="miter"/>
                <v:textbox inset="2.53958mm,2.53958mm,2.53958mm,2.53958mm">
                  <w:txbxContent>
                    <w:p w14:paraId="2EC02892" w14:textId="77777777" w:rsidR="00C766D6" w:rsidRDefault="00C766D6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FA20AF6" w14:textId="77777777" w:rsidR="00C766D6" w:rsidRDefault="00000000">
      <w:pPr>
        <w:rPr>
          <w:rFonts w:ascii="Helvetica Neue" w:eastAsia="Helvetica Neue" w:hAnsi="Helvetica Neue" w:cs="Helvetica Neue"/>
          <w:color w:val="00008B"/>
          <w:sz w:val="29"/>
          <w:szCs w:val="29"/>
        </w:rPr>
      </w:pPr>
      <w:r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  <w:t>/*Sample program includes all 30 rules*/</w:t>
      </w:r>
    </w:p>
    <w:p w14:paraId="168B5F21" w14:textId="77777777" w:rsidR="00C766D6" w:rsidRDefault="00000000">
      <w:pPr>
        <w:rPr>
          <w:rFonts w:ascii="Helvetica Neue" w:eastAsia="Helvetica Neue" w:hAnsi="Helvetica Neue" w:cs="Helvetica Neue"/>
          <w:sz w:val="29"/>
          <w:szCs w:val="29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</w:rPr>
        <w:t xml:space="preserve">int </w:t>
      </w:r>
      <w:proofErr w:type="gramStart"/>
      <w:r>
        <w:rPr>
          <w:rFonts w:ascii="Helvetica Neue" w:eastAsia="Helvetica Neue" w:hAnsi="Helvetica Neue" w:cs="Helvetica Neue"/>
          <w:sz w:val="29"/>
          <w:szCs w:val="29"/>
        </w:rPr>
        <w:t>sum(</w:t>
      </w:r>
      <w:proofErr w:type="gramEnd"/>
      <w:r>
        <w:rPr>
          <w:rFonts w:ascii="Helvetica Neue" w:eastAsia="Helvetica Neue" w:hAnsi="Helvetica Neue" w:cs="Helvetica Neue"/>
          <w:color w:val="00008B"/>
          <w:sz w:val="29"/>
          <w:szCs w:val="29"/>
        </w:rPr>
        <w:t xml:space="preserve">int </w:t>
      </w:r>
      <w:r>
        <w:rPr>
          <w:rFonts w:ascii="Helvetica Neue" w:eastAsia="Helvetica Neue" w:hAnsi="Helvetica Neue" w:cs="Helvetica Neue"/>
          <w:sz w:val="29"/>
          <w:szCs w:val="29"/>
        </w:rPr>
        <w:t>a</w:t>
      </w:r>
      <w:r>
        <w:rPr>
          <w:rFonts w:ascii="Helvetica Neue" w:eastAsia="Helvetica Neue" w:hAnsi="Helvetica Neue" w:cs="Helvetica Neue"/>
          <w:color w:val="00008B"/>
          <w:sz w:val="29"/>
          <w:szCs w:val="29"/>
        </w:rPr>
        <w:t xml:space="preserve">, int </w:t>
      </w:r>
      <w:r>
        <w:rPr>
          <w:rFonts w:ascii="Helvetica Neue" w:eastAsia="Helvetica Neue" w:hAnsi="Helvetica Neue" w:cs="Helvetica Neue"/>
          <w:sz w:val="29"/>
          <w:szCs w:val="29"/>
        </w:rPr>
        <w:t>b)</w:t>
      </w:r>
      <w:r>
        <w:rPr>
          <w:rFonts w:ascii="Helvetica Neue" w:eastAsia="Helvetica Neue" w:hAnsi="Helvetica Neue" w:cs="Helvetica Neue"/>
          <w:sz w:val="29"/>
          <w:szCs w:val="29"/>
        </w:rPr>
        <w:br/>
        <w:t>{</w:t>
      </w:r>
    </w:p>
    <w:p w14:paraId="7BCD2DB5" w14:textId="77777777" w:rsidR="00C766D6" w:rsidRDefault="00000000">
      <w:pPr>
        <w:rPr>
          <w:rFonts w:ascii="Helvetica Neue" w:eastAsia="Helvetica Neue" w:hAnsi="Helvetica Neue" w:cs="Helvetica Neue"/>
          <w:sz w:val="29"/>
          <w:szCs w:val="29"/>
        </w:rPr>
      </w:pPr>
      <w:r>
        <w:rPr>
          <w:rFonts w:ascii="Helvetica Neue" w:eastAsia="Helvetica Neue" w:hAnsi="Helvetica Neue" w:cs="Helvetica Neue"/>
          <w:sz w:val="29"/>
          <w:szCs w:val="29"/>
        </w:rPr>
        <w:tab/>
      </w:r>
      <w:r>
        <w:rPr>
          <w:rFonts w:ascii="Helvetica Neue" w:eastAsia="Helvetica Neue" w:hAnsi="Helvetica Neue" w:cs="Helvetica Neue"/>
          <w:color w:val="00008B"/>
          <w:sz w:val="29"/>
          <w:szCs w:val="29"/>
        </w:rPr>
        <w:t>return</w:t>
      </w:r>
      <w:r>
        <w:rPr>
          <w:rFonts w:ascii="Helvetica Neue" w:eastAsia="Helvetica Neue" w:hAnsi="Helvetica Neue" w:cs="Helvetica Neue"/>
          <w:sz w:val="29"/>
          <w:szCs w:val="29"/>
        </w:rPr>
        <w:t xml:space="preserve"> a + </w:t>
      </w:r>
      <w:proofErr w:type="gramStart"/>
      <w:r>
        <w:rPr>
          <w:rFonts w:ascii="Helvetica Neue" w:eastAsia="Helvetica Neue" w:hAnsi="Helvetica Neue" w:cs="Helvetica Neue"/>
          <w:sz w:val="29"/>
          <w:szCs w:val="29"/>
        </w:rPr>
        <w:t>b;</w:t>
      </w:r>
      <w:proofErr w:type="gramEnd"/>
    </w:p>
    <w:p w14:paraId="095F65DA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color w:val="00008B"/>
          <w:sz w:val="29"/>
          <w:szCs w:val="29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</w:rPr>
        <w:t>}</w:t>
      </w:r>
    </w:p>
    <w:p w14:paraId="2BD321A8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 xml:space="preserve">int 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main(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)</w:t>
      </w:r>
    </w:p>
    <w:p w14:paraId="5DBEEC1E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{</w:t>
      </w:r>
    </w:p>
    <w:p w14:paraId="00751CAF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int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val</w:t>
      </w:r>
      <w:proofErr w:type="spell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, 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counter;</w:t>
      </w:r>
      <w:proofErr w:type="gramEnd"/>
    </w:p>
    <w:p w14:paraId="27DA1AA0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read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proofErr w:type="spellStart"/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val</w:t>
      </w:r>
      <w:proofErr w:type="spell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;</w:t>
      </w:r>
      <w:proofErr w:type="gramEnd"/>
    </w:p>
    <w:p w14:paraId="753C36AD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counter:=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0;                                                                                </w:t>
      </w:r>
    </w:p>
    <w:p w14:paraId="220A8C4A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repeat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                                                                               </w:t>
      </w:r>
    </w:p>
    <w:p w14:paraId="09B4B14D" w14:textId="77777777" w:rsidR="00C766D6" w:rsidRDefault="00000000">
      <w:pPr>
        <w:spacing w:after="0" w:line="240" w:lineRule="auto"/>
        <w:ind w:left="144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proofErr w:type="spellStart"/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val</w:t>
      </w:r>
      <w:proofErr w:type="spell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: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= </w:t>
      </w:r>
      <w:proofErr w:type="spell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val</w:t>
      </w:r>
      <w:proofErr w:type="spell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- 1;</w:t>
      </w:r>
    </w:p>
    <w:p w14:paraId="74029636" w14:textId="77777777" w:rsidR="00C766D6" w:rsidRDefault="00000000">
      <w:pPr>
        <w:spacing w:after="0" w:line="240" w:lineRule="auto"/>
        <w:ind w:left="144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write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r>
        <w:rPr>
          <w:rFonts w:ascii="Helvetica Neue" w:eastAsia="Helvetica Neue" w:hAnsi="Helvetica Neue" w:cs="Helvetica Neue"/>
          <w:color w:val="FF0000"/>
          <w:sz w:val="29"/>
          <w:szCs w:val="29"/>
          <w:highlight w:val="white"/>
        </w:rPr>
        <w:t>"Iteration number [</w:t>
      </w:r>
      <w:proofErr w:type="gramStart"/>
      <w:r>
        <w:rPr>
          <w:rFonts w:ascii="Helvetica Neue" w:eastAsia="Helvetica Neue" w:hAnsi="Helvetica Neue" w:cs="Helvetica Neue"/>
          <w:color w:val="FF0000"/>
          <w:sz w:val="29"/>
          <w:szCs w:val="29"/>
          <w:highlight w:val="white"/>
        </w:rPr>
        <w:t>"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;</w:t>
      </w:r>
      <w:proofErr w:type="gramEnd"/>
    </w:p>
    <w:p w14:paraId="22497B26" w14:textId="77777777" w:rsidR="00C766D6" w:rsidRDefault="00000000">
      <w:pPr>
        <w:spacing w:after="0" w:line="240" w:lineRule="auto"/>
        <w:ind w:left="144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write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counter;</w:t>
      </w:r>
      <w:proofErr w:type="gramEnd"/>
    </w:p>
    <w:p w14:paraId="78061913" w14:textId="77777777" w:rsidR="00C766D6" w:rsidRDefault="00000000">
      <w:pPr>
        <w:spacing w:after="0" w:line="240" w:lineRule="auto"/>
        <w:ind w:left="144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write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r>
        <w:rPr>
          <w:rFonts w:ascii="Helvetica Neue" w:eastAsia="Helvetica Neue" w:hAnsi="Helvetica Neue" w:cs="Helvetica Neue"/>
          <w:color w:val="FF0000"/>
          <w:sz w:val="29"/>
          <w:szCs w:val="29"/>
          <w:highlight w:val="white"/>
        </w:rPr>
        <w:t xml:space="preserve">"] the value of x = </w:t>
      </w:r>
      <w:proofErr w:type="gramStart"/>
      <w:r>
        <w:rPr>
          <w:rFonts w:ascii="Helvetica Neue" w:eastAsia="Helvetica Neue" w:hAnsi="Helvetica Neue" w:cs="Helvetica Neue"/>
          <w:color w:val="FF0000"/>
          <w:sz w:val="29"/>
          <w:szCs w:val="29"/>
          <w:highlight w:val="white"/>
        </w:rPr>
        <w:t>"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;</w:t>
      </w:r>
      <w:proofErr w:type="gramEnd"/>
    </w:p>
    <w:p w14:paraId="1CFCD78E" w14:textId="77777777" w:rsidR="00C766D6" w:rsidRDefault="00000000">
      <w:pPr>
        <w:spacing w:after="0" w:line="240" w:lineRule="auto"/>
        <w:ind w:left="1440"/>
        <w:rPr>
          <w:rFonts w:ascii="Helvetica Neue" w:eastAsia="Helvetica Neue" w:hAnsi="Helvetica Neue" w:cs="Helvetica Neue"/>
          <w:sz w:val="29"/>
          <w:szCs w:val="29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</w:rPr>
        <w:t>write</w:t>
      </w:r>
      <w:r>
        <w:rPr>
          <w:rFonts w:ascii="Helvetica Neue" w:eastAsia="Helvetica Neue" w:hAnsi="Helvetica Neue" w:cs="Helvetica Neue"/>
          <w:sz w:val="29"/>
          <w:szCs w:val="29"/>
        </w:rPr>
        <w:t xml:space="preserve"> </w:t>
      </w:r>
      <w:proofErr w:type="spellStart"/>
      <w:proofErr w:type="gramStart"/>
      <w:r>
        <w:rPr>
          <w:rFonts w:ascii="Helvetica Neue" w:eastAsia="Helvetica Neue" w:hAnsi="Helvetica Neue" w:cs="Helvetica Neue"/>
          <w:sz w:val="29"/>
          <w:szCs w:val="29"/>
        </w:rPr>
        <w:t>val</w:t>
      </w:r>
      <w:proofErr w:type="spellEnd"/>
      <w:r>
        <w:rPr>
          <w:rFonts w:ascii="Helvetica Neue" w:eastAsia="Helvetica Neue" w:hAnsi="Helvetica Neue" w:cs="Helvetica Neue"/>
          <w:sz w:val="29"/>
          <w:szCs w:val="29"/>
        </w:rPr>
        <w:t>;</w:t>
      </w:r>
      <w:proofErr w:type="gramEnd"/>
    </w:p>
    <w:p w14:paraId="2AE61A8F" w14:textId="77777777" w:rsidR="00C766D6" w:rsidRDefault="00000000">
      <w:pPr>
        <w:spacing w:after="0" w:line="240" w:lineRule="auto"/>
        <w:ind w:left="144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write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proofErr w:type="spellStart"/>
      <w:proofErr w:type="gramStart"/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endl</w:t>
      </w:r>
      <w:proofErr w:type="spell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;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                         </w:t>
      </w:r>
    </w:p>
    <w:p w14:paraId="5895ADB9" w14:textId="77777777" w:rsidR="00C766D6" w:rsidRDefault="00000000">
      <w:pPr>
        <w:spacing w:after="0" w:line="240" w:lineRule="auto"/>
        <w:ind w:left="144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counter :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= counter+1;                                                      </w:t>
      </w:r>
    </w:p>
    <w:p w14:paraId="013680E1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 xml:space="preserve">until </w:t>
      </w:r>
      <w:proofErr w:type="spell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val</w:t>
      </w:r>
      <w:proofErr w:type="spell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= 1                                                                                  </w:t>
      </w:r>
    </w:p>
    <w:p w14:paraId="22FAF615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write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proofErr w:type="spellStart"/>
      <w:proofErr w:type="gramStart"/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endl</w:t>
      </w:r>
      <w:proofErr w:type="spell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;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                                                                               </w:t>
      </w:r>
    </w:p>
    <w:p w14:paraId="10BF3BE8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string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s :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= </w:t>
      </w:r>
      <w:r>
        <w:rPr>
          <w:rFonts w:ascii="Helvetica Neue" w:eastAsia="Helvetica Neue" w:hAnsi="Helvetica Neue" w:cs="Helvetica Neue"/>
          <w:color w:val="FF0000"/>
          <w:sz w:val="29"/>
          <w:szCs w:val="29"/>
          <w:highlight w:val="white"/>
        </w:rPr>
        <w:t>"number of Iterations = "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;</w:t>
      </w:r>
    </w:p>
    <w:p w14:paraId="1369DBB5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 xml:space="preserve">write 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s;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                                                                               </w:t>
      </w:r>
    </w:p>
    <w:p w14:paraId="5F1E7539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counter:=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counter-1;</w:t>
      </w:r>
    </w:p>
    <w:p w14:paraId="2E83F253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write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counter;</w:t>
      </w:r>
      <w:proofErr w:type="gramEnd"/>
    </w:p>
    <w:p w14:paraId="16F41772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  <w:t xml:space="preserve">/* complicated equation */    </w:t>
      </w:r>
    </w:p>
    <w:p w14:paraId="2D343A38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float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z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1 :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= 3*2*(2+1)/2-5.3;</w:t>
      </w:r>
    </w:p>
    <w:p w14:paraId="47AA4CF6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z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1 :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= z1 + sum(1,y);</w:t>
      </w:r>
      <w:r>
        <w:br/>
      </w: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if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 </w:t>
      </w:r>
      <w:r>
        <w:rPr>
          <w:rFonts w:ascii="Helvetica Neue" w:eastAsia="Helvetica Neue" w:hAnsi="Helvetica Neue" w:cs="Helvetica Neue"/>
          <w:sz w:val="29"/>
          <w:szCs w:val="29"/>
        </w:rPr>
        <w:t>z1 &gt; 5 || z1 &lt; counter &amp;&amp; z1 = 1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then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</w:p>
    <w:p w14:paraId="6B57524E" w14:textId="77777777" w:rsidR="00C766D6" w:rsidRDefault="00000000">
      <w:pPr>
        <w:spacing w:after="0" w:line="240" w:lineRule="auto"/>
        <w:ind w:left="720" w:firstLine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write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z1;</w:t>
      </w:r>
      <w:proofErr w:type="gramEnd"/>
    </w:p>
    <w:p w14:paraId="0FFD6B7B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 xml:space="preserve">elseif </w:t>
      </w: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z1 &lt; 5 </w:t>
      </w: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then</w:t>
      </w:r>
    </w:p>
    <w:p w14:paraId="08110BF4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ab/>
        <w:t>z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1 :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= 5;</w:t>
      </w:r>
    </w:p>
    <w:p w14:paraId="110440F2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else</w:t>
      </w:r>
    </w:p>
    <w:p w14:paraId="6B3C4B52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lastRenderedPageBreak/>
        <w:t xml:space="preserve">         z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1 :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= counter;</w:t>
      </w:r>
    </w:p>
    <w:p w14:paraId="0322669A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end</w:t>
      </w:r>
    </w:p>
    <w:p w14:paraId="59C6E54E" w14:textId="77777777" w:rsidR="00C766D6" w:rsidRDefault="00000000">
      <w:pPr>
        <w:spacing w:after="0" w:line="240" w:lineRule="auto"/>
        <w:ind w:left="720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 xml:space="preserve">return 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0;</w:t>
      </w:r>
      <w:proofErr w:type="gramEnd"/>
    </w:p>
    <w:p w14:paraId="3E57C67E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}</w: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1C80E56F" wp14:editId="17EE8B60">
                <wp:simplePos x="0" y="0"/>
                <wp:positionH relativeFrom="column">
                  <wp:posOffset>0</wp:posOffset>
                </wp:positionH>
                <wp:positionV relativeFrom="paragraph">
                  <wp:posOffset>279400</wp:posOffset>
                </wp:positionV>
                <wp:extent cx="5476875" cy="114300"/>
                <wp:effectExtent l="0" t="0" r="0" b="0"/>
                <wp:wrapNone/>
                <wp:docPr id="1030" name="Rectangle: Rounded Corners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2325" y="3727613"/>
                          <a:ext cx="5467350" cy="1047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AFAFAF"/>
                            </a:gs>
                            <a:gs pos="50000">
                              <a:srgbClr val="9BBB59"/>
                            </a:gs>
                            <a:gs pos="100000">
                              <a:srgbClr val="919191"/>
                            </a:gs>
                          </a:gsLst>
                          <a:lin ang="5400000" scaled="0"/>
                        </a:gradFill>
                        <a:ln w="9525" cap="flat" cmpd="sng">
                          <a:solidFill>
                            <a:srgbClr val="9BBB59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178BB1" w14:textId="77777777" w:rsidR="00C766D6" w:rsidRDefault="00C766D6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80E56F" id="Rectangle: Rounded Corners 1030" o:spid="_x0000_s1027" style="position:absolute;left:0;text-align:left;margin-left:0;margin-top:22pt;width:431.25pt;height:9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" fillcolor="#afafaf" strokecolor="#9bbb59">
                <v:fill color2="#919191" colors="0 #afafaf;.5 #9bbb59;1 #919191" focus="100%" type="gradient">
                  <o:fill v:ext="view" type="gradientUnscaled"/>
                </v:fill>
                <v:stroke startarrowwidth="narrow" startarrowlength="short" endarrowwidth="narrow" endarrowlength="short" miterlimit="5243f" joinstyle="miter"/>
                <v:textbox inset="2.53958mm,2.53958mm,2.53958mm,2.53958mm">
                  <w:txbxContent>
                    <w:p w14:paraId="08178BB1" w14:textId="77777777" w:rsidR="00C766D6" w:rsidRDefault="00C766D6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866A27E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sz w:val="29"/>
          <w:szCs w:val="29"/>
        </w:rPr>
      </w:pP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 xml:space="preserve">                                                </w:t>
      </w:r>
    </w:p>
    <w:p w14:paraId="2474A9FF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b/>
          <w:color w:val="00008B"/>
          <w:sz w:val="36"/>
          <w:szCs w:val="36"/>
        </w:rPr>
      </w:pPr>
      <w:r>
        <w:rPr>
          <w:rFonts w:ascii="Helvetica Neue" w:eastAsia="Helvetica Neue" w:hAnsi="Helvetica Neue" w:cs="Helvetica Neue"/>
          <w:b/>
          <w:color w:val="00008B"/>
          <w:sz w:val="36"/>
          <w:szCs w:val="36"/>
        </w:rPr>
        <w:t>Code Sample</w:t>
      </w:r>
    </w:p>
    <w:p w14:paraId="2AAA5688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b/>
          <w:color w:val="00008B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35659042" wp14:editId="145BF82A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5476875" cy="114300"/>
                <wp:effectExtent l="0" t="0" r="0" b="0"/>
                <wp:wrapNone/>
                <wp:docPr id="1031" name="Rectangle: Rounded Corners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2325" y="3727613"/>
                          <a:ext cx="5467350" cy="1047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AFAFAF"/>
                            </a:gs>
                            <a:gs pos="50000">
                              <a:srgbClr val="9BBB59"/>
                            </a:gs>
                            <a:gs pos="100000">
                              <a:srgbClr val="919191"/>
                            </a:gs>
                          </a:gsLst>
                          <a:lin ang="5400000" scaled="0"/>
                        </a:gradFill>
                        <a:ln w="9525" cap="flat" cmpd="sng">
                          <a:solidFill>
                            <a:srgbClr val="9BBB59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324505" w14:textId="77777777" w:rsidR="00C766D6" w:rsidRDefault="00C766D6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659042" id="Rectangle: Rounded Corners 1031" o:spid="_x0000_s1028" style="position:absolute;left:0;text-align:left;margin-left:0;margin-top:4pt;width:431.25pt;height:9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" fillcolor="#afafaf" strokecolor="#9bbb59">
                <v:fill color2="#919191" colors="0 #afafaf;.5 #9bbb59;1 #919191" focus="100%" type="gradient">
                  <o:fill v:ext="view" type="gradientUnscaled"/>
                </v:fill>
                <v:stroke startarrowwidth="narrow" startarrowlength="short" endarrowwidth="narrow" endarrowlength="short" miterlimit="5243f" joinstyle="miter"/>
                <v:textbox inset="2.53958mm,2.53958mm,2.53958mm,2.53958mm">
                  <w:txbxContent>
                    <w:p w14:paraId="3B324505" w14:textId="77777777" w:rsidR="00C766D6" w:rsidRDefault="00C766D6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3C67067" w14:textId="77777777" w:rsidR="00C766D6" w:rsidRDefault="00000000">
      <w:pPr>
        <w:rPr>
          <w:sz w:val="32"/>
          <w:szCs w:val="32"/>
        </w:rPr>
      </w:pPr>
      <w:r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  <w:t xml:space="preserve">/* Sample program in </w:t>
      </w:r>
      <w:proofErr w:type="gramStart"/>
      <w:r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  <w:t>Tiny</w:t>
      </w:r>
      <w:proofErr w:type="gramEnd"/>
      <w:r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  <w:t xml:space="preserve"> language – computes factorial*/</w:t>
      </w:r>
    </w:p>
    <w:p w14:paraId="4ED306D2" w14:textId="77777777" w:rsidR="00C766D6" w:rsidRDefault="00000000">
      <w:pPr>
        <w:spacing w:after="0" w:line="240" w:lineRule="auto"/>
        <w:rPr>
          <w:rFonts w:ascii="Helvetica Neue" w:eastAsia="Helvetica Neue" w:hAnsi="Helvetica Neue" w:cs="Helvetica Neue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 xml:space="preserve">int </w:t>
      </w:r>
      <w:proofErr w:type="gramStart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main(</w:t>
      </w:r>
      <w:proofErr w:type="gramEnd"/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)</w:t>
      </w:r>
    </w:p>
    <w:p w14:paraId="10B9733E" w14:textId="77777777" w:rsidR="00C766D6" w:rsidRDefault="00000000">
      <w:pPr>
        <w:rPr>
          <w:rFonts w:ascii="Helvetica Neue" w:eastAsia="Helvetica Neue" w:hAnsi="Helvetica Neue" w:cs="Helvetica Neue"/>
          <w:sz w:val="29"/>
          <w:szCs w:val="29"/>
        </w:rPr>
      </w:pPr>
      <w:r>
        <w:rPr>
          <w:rFonts w:ascii="Helvetica Neue" w:eastAsia="Helvetica Neue" w:hAnsi="Helvetica Neue" w:cs="Helvetica Neue"/>
          <w:sz w:val="29"/>
          <w:szCs w:val="29"/>
          <w:highlight w:val="white"/>
        </w:rPr>
        <w:t>{</w:t>
      </w:r>
    </w:p>
    <w:p w14:paraId="3586D9E8" w14:textId="77777777" w:rsidR="00C766D6" w:rsidRDefault="00000000">
      <w:pPr>
        <w:ind w:left="720"/>
        <w:rPr>
          <w:sz w:val="32"/>
          <w:szCs w:val="32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int</w:t>
      </w:r>
      <w:r>
        <w:rPr>
          <w:rFonts w:ascii="Helvetica Neue" w:eastAsia="Helvetica Neue" w:hAnsi="Helvetica Neue" w:cs="Helvetica Neue"/>
          <w:sz w:val="29"/>
          <w:szCs w:val="29"/>
        </w:rPr>
        <w:t xml:space="preserve"> </w:t>
      </w:r>
      <w:proofErr w:type="gramStart"/>
      <w:r>
        <w:rPr>
          <w:rFonts w:ascii="Helvetica Neue" w:eastAsia="Helvetica Neue" w:hAnsi="Helvetica Neue" w:cs="Helvetica Neue"/>
          <w:sz w:val="29"/>
          <w:szCs w:val="29"/>
        </w:rPr>
        <w:t>x;</w:t>
      </w:r>
      <w:proofErr w:type="gramEnd"/>
    </w:p>
    <w:p w14:paraId="11625E98" w14:textId="77777777" w:rsidR="00C766D6" w:rsidRDefault="00000000">
      <w:pPr>
        <w:ind w:left="720"/>
        <w:rPr>
          <w:sz w:val="32"/>
          <w:szCs w:val="32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read</w:t>
      </w:r>
      <w:r>
        <w:rPr>
          <w:sz w:val="32"/>
          <w:szCs w:val="32"/>
        </w:rPr>
        <w:t xml:space="preserve"> x; </w:t>
      </w:r>
      <w:r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  <w:t>/*input an integer*/</w:t>
      </w:r>
    </w:p>
    <w:p w14:paraId="05D3A15F" w14:textId="77777777" w:rsidR="00C766D6" w:rsidRDefault="00000000">
      <w:pPr>
        <w:ind w:left="720"/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if</w:t>
      </w:r>
      <w:r>
        <w:rPr>
          <w:sz w:val="32"/>
          <w:szCs w:val="32"/>
        </w:rPr>
        <w:t xml:space="preserve"> x &gt; 0 </w:t>
      </w: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then</w:t>
      </w:r>
      <w:r>
        <w:rPr>
          <w:sz w:val="32"/>
          <w:szCs w:val="32"/>
        </w:rPr>
        <w:t xml:space="preserve"> </w:t>
      </w:r>
      <w:r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  <w:t>/*don’t compute if x &lt;= 0 */</w:t>
      </w:r>
    </w:p>
    <w:p w14:paraId="22E27D2D" w14:textId="77777777" w:rsidR="00C766D6" w:rsidRDefault="00000000">
      <w:pPr>
        <w:ind w:left="1440"/>
        <w:rPr>
          <w:sz w:val="32"/>
          <w:szCs w:val="32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int</w:t>
      </w:r>
      <w:r>
        <w:rPr>
          <w:color w:val="1F3864"/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fact :</w:t>
      </w:r>
      <w:proofErr w:type="gramEnd"/>
      <w:r>
        <w:rPr>
          <w:sz w:val="32"/>
          <w:szCs w:val="32"/>
        </w:rPr>
        <w:t>= 1;</w:t>
      </w:r>
    </w:p>
    <w:p w14:paraId="65E8DBA5" w14:textId="77777777" w:rsidR="00C766D6" w:rsidRDefault="00000000">
      <w:pPr>
        <w:ind w:left="1440"/>
        <w:rPr>
          <w:sz w:val="32"/>
          <w:szCs w:val="32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repeat</w:t>
      </w:r>
    </w:p>
    <w:p w14:paraId="313F40E7" w14:textId="77777777" w:rsidR="00C766D6" w:rsidRDefault="00000000">
      <w:pPr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fact :</w:t>
      </w:r>
      <w:proofErr w:type="gramEnd"/>
      <w:r>
        <w:rPr>
          <w:sz w:val="32"/>
          <w:szCs w:val="32"/>
        </w:rPr>
        <w:t>= fact * x;</w:t>
      </w:r>
    </w:p>
    <w:p w14:paraId="62A9B056" w14:textId="77777777" w:rsidR="00C766D6" w:rsidRDefault="00000000">
      <w:pPr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x :</w:t>
      </w:r>
      <w:proofErr w:type="gramEnd"/>
      <w:r>
        <w:rPr>
          <w:sz w:val="32"/>
          <w:szCs w:val="32"/>
        </w:rPr>
        <w:t>= x – 1;</w:t>
      </w:r>
    </w:p>
    <w:p w14:paraId="22DECBF4" w14:textId="77777777" w:rsidR="00C766D6" w:rsidRDefault="00000000">
      <w:pPr>
        <w:ind w:left="1440"/>
        <w:rPr>
          <w:sz w:val="32"/>
          <w:szCs w:val="32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until</w:t>
      </w:r>
      <w:r>
        <w:rPr>
          <w:sz w:val="32"/>
          <w:szCs w:val="32"/>
        </w:rPr>
        <w:t xml:space="preserve"> x = 0</w:t>
      </w:r>
    </w:p>
    <w:p w14:paraId="58431B04" w14:textId="77777777" w:rsidR="00C766D6" w:rsidRDefault="00000000">
      <w:pPr>
        <w:ind w:left="1440"/>
        <w:rPr>
          <w:sz w:val="32"/>
          <w:szCs w:val="32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write</w:t>
      </w:r>
      <w:r>
        <w:rPr>
          <w:sz w:val="32"/>
          <w:szCs w:val="32"/>
        </w:rPr>
        <w:t xml:space="preserve"> fact; </w:t>
      </w:r>
      <w:r>
        <w:rPr>
          <w:rFonts w:ascii="Helvetica Neue" w:eastAsia="Helvetica Neue" w:hAnsi="Helvetica Neue" w:cs="Helvetica Neue"/>
          <w:color w:val="00B050"/>
          <w:sz w:val="29"/>
          <w:szCs w:val="29"/>
          <w:highlight w:val="white"/>
        </w:rPr>
        <w:t>/*output factorial of x*/</w:t>
      </w:r>
    </w:p>
    <w:p w14:paraId="21705E51" w14:textId="77777777" w:rsidR="00C766D6" w:rsidRDefault="00000000">
      <w:pPr>
        <w:ind w:left="720"/>
        <w:rPr>
          <w:rFonts w:ascii="Helvetica Neue" w:eastAsia="Helvetica Neue" w:hAnsi="Helvetica Neue" w:cs="Helvetica Neue"/>
          <w:color w:val="00008B"/>
          <w:sz w:val="29"/>
          <w:szCs w:val="29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  <w:highlight w:val="white"/>
        </w:rPr>
        <w:t>end</w:t>
      </w:r>
    </w:p>
    <w:p w14:paraId="6EDF188C" w14:textId="77777777" w:rsidR="00C766D6" w:rsidRDefault="00000000">
      <w:pPr>
        <w:ind w:left="720"/>
        <w:rPr>
          <w:rFonts w:ascii="Helvetica Neue" w:eastAsia="Helvetica Neue" w:hAnsi="Helvetica Neue" w:cs="Helvetica Neue"/>
          <w:sz w:val="29"/>
          <w:szCs w:val="29"/>
        </w:rPr>
      </w:pPr>
      <w:r>
        <w:rPr>
          <w:rFonts w:ascii="Helvetica Neue" w:eastAsia="Helvetica Neue" w:hAnsi="Helvetica Neue" w:cs="Helvetica Neue"/>
          <w:color w:val="00008B"/>
          <w:sz w:val="29"/>
          <w:szCs w:val="29"/>
        </w:rPr>
        <w:t xml:space="preserve">return </w:t>
      </w:r>
      <w:proofErr w:type="gramStart"/>
      <w:r>
        <w:rPr>
          <w:rFonts w:ascii="Helvetica Neue" w:eastAsia="Helvetica Neue" w:hAnsi="Helvetica Neue" w:cs="Helvetica Neue"/>
          <w:sz w:val="29"/>
          <w:szCs w:val="29"/>
        </w:rPr>
        <w:t>0;</w:t>
      </w:r>
      <w:proofErr w:type="gramEnd"/>
    </w:p>
    <w:p w14:paraId="7FBDABDD" w14:textId="77777777" w:rsidR="00C766D6" w:rsidRDefault="00000000">
      <w:pPr>
        <w:rPr>
          <w:sz w:val="32"/>
          <w:szCs w:val="32"/>
        </w:rPr>
      </w:pPr>
      <w:r>
        <w:rPr>
          <w:rFonts w:ascii="Helvetica Neue" w:eastAsia="Helvetica Neue" w:hAnsi="Helvetica Neue" w:cs="Helvetica Neue"/>
          <w:sz w:val="29"/>
          <w:szCs w:val="29"/>
        </w:rPr>
        <w:t>}</w:t>
      </w:r>
    </w:p>
    <w:p w14:paraId="2A774AFA" w14:textId="77777777" w:rsidR="00C766D6" w:rsidRDefault="00000000">
      <w:r>
        <w:t xml:space="preserve"> </w:t>
      </w:r>
    </w:p>
    <w:sectPr w:rsidR="00C766D6">
      <w:pgSz w:w="12240" w:h="15840"/>
      <w:pgMar w:top="117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35CD0E1-C2AA-4B6F-BEEE-E0748B833C69}"/>
    <w:embedBold r:id="rId2" w:fontKey="{78B92657-2BB3-40B4-8891-52197ECC505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57A7F21-E25E-4500-B008-D38A73F47FBF}"/>
    <w:embedItalic r:id="rId4" w:fontKey="{96B3B8FF-7A7E-4ADB-A944-095C35DEA2C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5" w:fontKey="{154369CF-AC29-494D-90CE-58964963569E}"/>
    <w:embedBold r:id="rId6" w:fontKey="{0AD69AF9-9F37-486C-B841-88425DC26A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F322CFA-5081-456F-9692-131D66B1B6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10EF9"/>
    <w:multiLevelType w:val="multilevel"/>
    <w:tmpl w:val="2442721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68130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D6"/>
    <w:rsid w:val="000632C3"/>
    <w:rsid w:val="00224AB5"/>
    <w:rsid w:val="00235AAB"/>
    <w:rsid w:val="002B2A52"/>
    <w:rsid w:val="004C44C0"/>
    <w:rsid w:val="00570F58"/>
    <w:rsid w:val="005F00D9"/>
    <w:rsid w:val="00712E5B"/>
    <w:rsid w:val="00822825"/>
    <w:rsid w:val="008F4DA4"/>
    <w:rsid w:val="00B133CC"/>
    <w:rsid w:val="00B56815"/>
    <w:rsid w:val="00B66927"/>
    <w:rsid w:val="00B907AA"/>
    <w:rsid w:val="00C766D6"/>
    <w:rsid w:val="00E67C7A"/>
    <w:rsid w:val="00F448C2"/>
    <w:rsid w:val="00F7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2DDC8"/>
  <w15:docId w15:val="{0C864143-9186-41A0-97A9-2C3D377B6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1"/>
        <w:szCs w:val="21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1"/>
    <w:next w:val="Normal1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jc w:val="left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XEes/bMBhUnC+83SUMCmL/uzgA==">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B927BEA-D5A5-4D6F-AF9E-D35DA79BE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6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madobadra3@gmail.com</cp:lastModifiedBy>
  <cp:revision>6</cp:revision>
  <dcterms:created xsi:type="dcterms:W3CDTF">2021-10-24T09:45:00Z</dcterms:created>
  <dcterms:modified xsi:type="dcterms:W3CDTF">2025-03-15T01:18:00Z</dcterms:modified>
</cp:coreProperties>
</file>